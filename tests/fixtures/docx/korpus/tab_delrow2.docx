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Kopf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rPr>
          <w:del w:id="9" w:author="X"/>
        </w:trPr>
        <w:tc>
          <w:tcPr>
            <w:tcW w:type="dxa" w:w="4320"/>
          </w:tcPr>
          <w:p>
            <w:r>
              <w:t>ZEILEWEG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