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Z0</w:t>
            </w:r>
          </w:p>
        </w:tc>
        <w:tc>
          <w:tcPr>
            <w:tcW w:type="dxa" w:w="4320"/>
          </w:tcPr>
          <w:p>
            <w:r>
              <w:t>W0</w:t>
            </w:r>
          </w:p>
        </w:tc>
      </w:tr>
      <w:tr>
        <w:trPr>
          <w:del w:id="9" w:author="Geheim Name" w:date="2020-01-01T00:00:00Z"/>
        </w:trPr>
        <w:tc>
          <w:tcPr>
            <w:tcW w:type="dxa" w:w="4320"/>
          </w:tcPr>
          <w:p>
            <w:del w:id="10" w:author="Geheim Name">
              <w:r>
                <w:delText>GELOESCHTZEILEZ1</w:delText>
              </w:r>
            </w:del>
          </w:p>
        </w:tc>
        <w:tc>
          <w:tcPr>
            <w:tcW w:type="dxa" w:w="4320"/>
          </w:tcPr>
          <w:p>
            <w:del w:id="10" w:author="Geheim Name">
              <w:r>
                <w:delText>GELOESCHTZEILEW1</w:delText>
              </w:r>
            </w:del>
          </w:p>
        </w:tc>
      </w:tr>
      <w:tr>
        <w:tc>
          <w:tcPr>
            <w:tcW w:type="dxa" w:w="4320"/>
          </w:tcPr>
          <w:p>
            <w:r>
              <w:t>Z2</w:t>
            </w:r>
          </w:p>
        </w:tc>
        <w:tc>
          <w:tcPr>
            <w:tcW w:type="dxa" w:w="4320"/>
          </w:tcPr>
          <w:p>
            <w:r>
              <w:t>W2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