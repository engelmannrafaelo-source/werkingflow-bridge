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body>
    <w:p>
      <w:r>
        <w:t xml:space="preserve">Absatz EINS.</w:t>
      </w:r>
    </w:p>
    <w:p>
      <w:r>
        <w:t xml:space="preserve">Absatz ZWEI.</w:t>
      </w:r>
    </w:p>
    <w:p>
      <w:r>
        <w:t>Sichtbar </w:t>
      </w:r>
      <w:r>
        <w:rPr>
          <w:vanish/>
        </w:rPr>
        <w:t>VERSTECKTERTEXT</w:t>
      </w:r>
    </w:p>
    <w:p>
      <w:r>
        <w:t>Alt </w:t>
      </w:r>
      <w:del w:id="1" w:author="X" w:date="2026-01-01T00:00:00Z">
        <w:r>
          <w:delText>GELOESCHTERTEXT</w:delText>
        </w:r>
      </w:del>
      <w:ins w:id="2" w:author="X" w:date="2026-01-01T00:00:00Z">
        <w:r>
          <w:t>EINGEFUEGTERTEXT</w:t>
        </w:r>
      </w:ins>
    </w:p>
    <w:p>
      <w:commentRangeStart w:id="0"/>
      <w:r>
        <w:t>Kommentierter Satz.</w:t>
      </w:r>
      <w:commentRangeEnd w:id="0"/>
      <w:r>
        <w:commentReference w:id="0"/>
      </w:r>
    </w:p>
    <w:p>
      <w:r>
        <w:t>Mit Fussnote</w:t>
      </w:r>
      <w:r>
        <w:rPr>
          <w:rStyle w:val="FootnoteReference"/>
          <w:vertAlign w:val="superscript"/>
        </w:rPr>
        <w:footnoteReference w:id="1"/>
      </w:r>
    </w:p>
    <w:p>
      <w:numPr>
        <w:ilvl w:val="0"/>
        <w:numId w:val="1"/>
      </w:numPr>
      <w:r>
        <w:t>Nummer eins</w:t>
      </w:r>
    </w:p>
    <w:p>
      <w:numPr>
        <w:ilvl w:val="0"/>
        <w:numId w:val="1"/>
      </w:numPr>
      <w:r>
        <w:t>Nummer zwei</w:t>
      </w:r>
    </w:p>
    <w:p>
      <w:hyperlink r:id="rJs">
        <w:r>
          <w:t>JSLINK</w:t>
        </w:r>
      </w:hyperlink>
      <w:hyperlink r:id="rHttp">
        <w:r>
          <w:t>HTTPLINK</w:t>
        </w:r>
      </w:hyperlink>
    </w:p>
    <w:p>
      <m:oMath>
        <m:r>
          <m:t>E=mc^2</m:t>
        </m:r>
      </m:oMath>
    </w:p>
    <w:p>
      <w:r>
        <mc:AlternateContent>
          <mc:Choice Requires="wps">
            <w:drawing>
              <wp:anchor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000" cy="500000"/>
                <wp:wrapNone/>
                <wp:docPr id="20" name="TB"/>
                <a:graphic>
                  <a:graphicData uri="http://schemas.microsoft.com/office/word/2010/wordprocessingShape">
                    <wps:wsp>
                      <wps:spPr>
                        <a:xfrm>
                          <a:off x="0" y="0"/>
                          <a:ext cx="2000000" cy="500000"/>
                        </a:xfrm>
                        <a:prstGeom prst="rect"/>
                      </wps:spPr>
                      <wps:txbx>
                        <w:txbxContent>
                          <w:p>
                            <w:r>
                              <w:t xml:space="preserve">TEXTFELDINHALT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r>
        <w:drawing>
          <wp:inline>
            <wp:extent cx="1800000" cy="1200000"/>
            <wp:docPr id="1" name="Bild1"/>
            <a:graphic>
              <a:graphicData uri="http://schemas.openxmlformats.org/drawingml/2006/picture">
                <pic:pic>
                  <pic:nvPicPr>
                    <pic:cNvPr id="1" name="b1"/>
                    <pic:cNvPicPr/>
                  </pic:nvPicPr>
                  <pic:blipFill>
                    <a:blip r:embed="rPng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>
            <wp:extent cx="1800000" cy="1200000"/>
            <wp:docPr id="2" name="Bild2"/>
            <a:graphic>
              <a:graphicData uri="http://schemas.openxmlformats.org/drawingml/2006/picture">
                <pic:pic>
                  <pic:nvPicPr>
                    <pic:cNvPr id="2" name="b2"/>
                    <pic:cNvPicPr/>
                  </pic:nvPicPr>
                  <pic:blipFill>
                    <a:blip r:embed="rJpg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>
            <wp:extent cx="1800000" cy="1200000"/>
            <wp:docPr id="3" name="Bild3"/>
            <a:graphic>
              <a:graphicData uri="http://schemas.openxmlformats.org/drawingml/2006/picture">
                <pic:pic>
                  <pic:nvPicPr>
                    <pic:cNvPr id="3" name="b3"/>
                    <pic:cNvPicPr/>
                  </pic:nvPicPr>
                  <pic:blipFill>
                    <a:blip r:link="rExt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Borders>
          <w:top w:val="single"/>
        </w:tblBorders>
      </w:tblPr>
      <w:tblGrid>
        <w:gridCol/>
        <w:gridCol/>
        <w:gridCol/>
      </w:tblGrid>
      <w:tr>
        <w:tc>
          <w:tcPr/>
          <w:p>
            <w:r>
              <w:t xml:space="preserve">Kopf1</w:t>
            </w:r>
          </w:p>
        </w:tc>
        <w:tc>
          <w:tcPr/>
          <w:p>
            <w:r>
              <w:t xml:space="preserve">Kopf2</w:t>
            </w:r>
          </w:p>
        </w:tc>
        <w:tc>
          <w:tcPr/>
          <w:p>
            <w:r>
              <w:t xml:space="preserve">Kopf3</w:t>
            </w:r>
          </w:p>
        </w:tc>
      </w:tr>
      <w:tr>
        <w:tc>
          <w:tcPr>
            <w:gridSpan w:val="2"/>
          </w:tcPr>
          <w:p>
            <w:r>
              <w:t xml:space="preserve">QUERVERBUNDEN</w:t>
            </w:r>
          </w:p>
        </w:tc>
        <w:tc>
          <w:tcPr/>
          <w:p>
            <w:r>
              <w:t xml:space="preserve">C2</w:t>
            </w:r>
          </w:p>
        </w:tc>
      </w:tr>
      <w:tr>
        <w:tc>
          <w:tcPr>
            <w:vMerge w:val="restart"/>
          </w:tcPr>
          <w:p>
            <w:r>
              <w:t xml:space="preserve">SENKRECHT</w:t>
            </w:r>
          </w:p>
        </w:tc>
        <w:tc>
          <w:tcPr/>
          <w:p>
            <w:r>
              <w:t xml:space="preserve">B3</w:t>
            </w:r>
          </w:p>
        </w:tc>
        <w:tc>
          <w:tcPr/>
          <w:tbl>
            <w:tblPr/>
            <w:tblGrid>
              <w:gridCol/>
              <w:gridCol/>
            </w:tblGrid>
            <w:tr>
              <w:tc>
                <w:tcPr/>
                <w:p>
                  <w:r>
                    <w:t xml:space="preserve">INNEN-A</w:t>
                  </w:r>
                </w:p>
              </w:tc>
              <w:tc>
                <w:tcPr/>
                <w:p>
                  <w:r>
                    <w:t xml:space="preserve">INNEN-B</w:t>
                  </w:r>
                </w:p>
              </w:tc>
            </w:tr>
          </w:tbl>
          <w:p/>
        </w:tc>
      </w:tr>
      <w:tr>
        <w:tc>
          <w:tcPr>
            <w:vMerge/>
          </w:tcPr>
          <w:p>
            <w:r>
              <w:t xml:space="preserve"/>
            </w:r>
          </w:p>
        </w:tc>
        <w:tc>
          <w:tcPr/>
          <w:p>
            <w:r>
              <w:t xml:space="preserve">B4</w:t>
            </w:r>
          </w:p>
        </w:tc>
        <w:tc>
          <w:tcPr/>
          <w:p>
            <w:r>
              <w:t xml:space="preserve">C4 | mit Pipe</w:t>
            </w:r>
          </w:p>
        </w:tc>
      </w:tr>
    </w:tbl>
    <w:p>
      <w:r>
        <w:t xml:space="preserve">Ende.</w:t>
      </w:r>
    </w:p>
    <w:sectPr>
      <w:headerReference w:type="default" r:id="rH"/>
      <w:footerReference w:type="default" r:id="rF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comment w:id="0" w:author="Pruefer" w:date="2026-01-01T00:00:00Z">
    <w:p>
      <w:r>
        <w:t xml:space="preserve">KOMMENTARTEXT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p>
    <w:r>
      <w:t xml:space="preserve">FUSSZEILENTEXT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footnote w:type="separator" w:id="-1">
    <w:p/>
  </w:footnote>
  <w:footnote w:type="continuationSeparator" w:id="0">
    <w:p/>
  </w:footnote>
  <w:footnote w:id="1">
    <w:p>
      <w:r>
        <w:t xml:space="preserve">FUSSNOTENTEXT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p>
    <w:r>
      <w:t xml:space="preserve">KOPFZEILENTEXT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wps="http://schemas.microsoft.com/office/word/2010/wordprocessingShape" xmlns:mc="http://schemas.openxmlformats.org/markup-compatibility/2006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Png" Type="http://schemas.openxmlformats.org/officeDocument/2006/relationships/image" Target="media/a.png"/><Relationship Id="rJpg" Type="http://schemas.openxmlformats.org/officeDocument/2006/relationships/image" Target="media/b.jpeg"/><Relationship Id="rExt" Type="http://schemas.openxmlformats.org/officeDocument/2006/relationships/image" Target="http://example.invalid/x.png" TargetMode="External"/><Relationship Id="rJs" Type="http://schemas.openxmlformats.org/officeDocument/2006/relationships/hyperlink" Target="javascript:alert(1)" TargetMode="External"/><Relationship Id="rHttp" Type="http://schemas.openxmlformats.org/officeDocument/2006/relationships/hyperlink" Target="http://evil.invalid/track?a=1" TargetMode="External"/><Relationship Id="rH" Type="http://schemas.openxmlformats.org/officeDocument/2006/relationships/header" Target="header1.xml"/><Relationship Id="rF" Type="http://schemas.openxmlformats.org/officeDocument/2006/relationships/footer" Target="footer1.xml"/><Relationship Id="rFn" Type="http://schemas.openxmlformats.org/officeDocument/2006/relationships/footnotes" Target="footnotes.xml"/><Relationship Id="rCm" Type="http://schemas.openxmlformats.org/officeDocument/2006/relationships/comments" Target="comments.xml"/><Relationship Id="rNum" Type="http://schemas.openxmlformats.org/officeDocument/2006/relationships/numbering" Target="numbering.xml"/></Relationships>
</file>