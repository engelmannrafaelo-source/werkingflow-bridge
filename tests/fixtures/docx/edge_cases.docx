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body>
    <w:p>
      <w:r>
        <w:t xml:space="preserve">Absatz EINS. 1.5 kWh z0-0</w:t>
      </w:r>
    </w:p>
    <w:p>
      <w:r>
        <w:t xml:space="preserve">Absatz ZWEI.</w:t>
      </w:r>
    </w:p>
    <w:p>
      <w:r>
        <w:t>Sichtbar </w:t>
      </w:r>
      <w:r>
        <w:rPr>
          <w:vanish/>
        </w:rPr>
        <w:t>VERSTECKTERTEXT</w:t>
      </w:r>
    </w:p>
    <w:p>
      <w:r>
        <w:t>Alt </w:t>
      </w:r>
      <w:del w:id="1" w:author="X" w:date="2026-01-01T00:00:00Z">
        <w:r>
          <w:delText>GELOESCHTERTEXT</w:delText>
        </w:r>
      </w:del>
      <w:ins w:id="2" w:author="X" w:date="2026-01-01T00:00:00Z">
        <w:r>
          <w:t>EINGEFUEGTERTEXT</w:t>
        </w:r>
      </w:ins>
    </w:p>
    <w:p>
      <w:commentRangeStart w:id="0"/>
      <w:r>
        <w:t>Kommentierter Satz.</w:t>
      </w:r>
      <w:commentRangeEnd w:id="0"/>
      <w:r>
        <w:commentReference w:id="0"/>
      </w:r>
    </w:p>
    <w:p>
      <w:r>
        <w:t>Mit Fussnote</w:t>
      </w:r>
      <w:r>
        <w:rPr>
          <w:rStyle w:val="FootnoteReference"/>
          <w:vertAlign w:val="superscript"/>
        </w:rPr>
        <w:footnoteReference w:id="1"/>
      </w:r>
    </w:p>
    <w:p>
      <w:numPr>
        <w:ilvl w:val="0"/>
        <w:numId w:val="1"/>
      </w:numPr>
      <w:r>
        <w:t>Nummer eins</w:t>
      </w:r>
    </w:p>
    <w:p>
      <w:numPr>
        <w:ilvl w:val="0"/>
        <w:numId w:val="1"/>
      </w:numPr>
      <w:r>
        <w:t>Nummer zwei</w:t>
      </w:r>
    </w:p>
    <w:p>
      <w:hyperlink r:id="rJs">
        <w:r>
          <w:t>JSLINK</w:t>
        </w:r>
      </w:hyperlink>
      <w:hyperlink r:id="rData">
        <w:r>
          <w:t>DATALINK</w:t>
        </w:r>
      </w:hyperlink>
      <w:hyperlink r:id="rHttp">
        <w:r>
          <w:t>HTTPLINK</w:t>
        </w:r>
      </w:hyperlink>
    </w:p>
    <w:p>
      <m:oMath>
        <m:r>
          <m:t>E=mc^2</m:t>
        </m:r>
      </m:oMath>
    </w:p>
    <w:p>
      <w:r>
        <mc:AlternateContent>
          <mc:Choice Requires="wps">
            <w:drawing>
              <wp:anchor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wrapNone/>
                <wp:docPr id="20" name="TB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2000000" cy="500000"/>
                        </a:xfrm>
                        <a:prstGeom prst="rect"/>
                      </wps:spPr>
                      <wps:txbx>
                        <w:txbxContent>
                          <w:p>
                            <w:r>
                              <w:t xml:space="preserve">TEXTFELDINHALT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drawing>
          <wp:inline>
            <wp:extent cx="1800000" cy="1200000"/>
            <wp:docPr id="1" name="Bild1"/>
            <a:graphic>
              <a:graphicData uri="http://schemas.openxmlformats.org/drawingml/2006/picture">
                <pic:pic>
                  <pic:nvPicPr>
                    <pic:cNvPr id="1" name="b1"/>
                    <pic:cNvPicPr/>
                  </pic:nvPicPr>
                  <pic:blipFill>
                    <a:blip r:embed="rPn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1800000" cy="1200000"/>
            <wp:docPr id="2" name="Bild2"/>
            <a:graphic>
              <a:graphicData uri="http://schemas.openxmlformats.org/drawingml/2006/picture">
                <pic:pic>
                  <pic:nvPicPr>
                    <pic:cNvPr id="2" name="b2"/>
                    <pic:cNvPicPr/>
                  </pic:nvPicPr>
                  <pic:blipFill>
                    <a:blip r:embed="rJp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1800000" cy="1200000"/>
            <wp:docPr id="3" name="Bild3"/>
            <a:graphic>
              <a:graphicData uri="http://schemas.openxmlformats.org/drawingml/2006/picture">
                <pic:pic>
                  <pic:nvPicPr>
                    <pic:cNvPr id="3" name="b3"/>
                    <pic:cNvPicPr/>
                  </pic:nvPicPr>
                  <pic:blipFill>
                    <a:blip r:link="rEx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/>
        </w:tblBorders>
      </w:tblPr>
      <w:tblGrid>
        <w:gridCol/>
        <w:gridCol/>
        <w:gridCol/>
      </w:tblGrid>
      <w:tr>
        <w:tc>
          <w:tcPr/>
          <w:p>
            <w:r>
              <w:t xml:space="preserve">Kopf1</w:t>
            </w:r>
          </w:p>
        </w:tc>
        <w:tc>
          <w:tcPr/>
          <w:p>
            <w:r>
              <w:t xml:space="preserve">Kopf2</w:t>
            </w:r>
          </w:p>
        </w:tc>
        <w:tc>
          <w:tcPr/>
          <w:p>
            <w:r>
              <w:t xml:space="preserve">Kopf3</w:t>
            </w:r>
          </w:p>
        </w:tc>
      </w:tr>
      <w:tr>
        <w:tc>
          <w:tcPr>
            <w:gridSpan w:val="2"/>
          </w:tcPr>
          <w:p>
            <w:r>
              <w:t xml:space="preserve">QUERVERBUNDEN</w:t>
            </w:r>
          </w:p>
        </w:tc>
        <w:tc>
          <w:tcPr/>
          <w:p>
            <w:r>
              <w:t xml:space="preserve">C2</w:t>
            </w:r>
          </w:p>
        </w:tc>
      </w:tr>
      <w:tr>
        <w:tc>
          <w:tcPr>
            <w:vMerge w:val="restart"/>
          </w:tcPr>
          <w:p>
            <w:r>
              <w:t xml:space="preserve">SENKRECHT</w:t>
            </w:r>
          </w:p>
        </w:tc>
        <w:tc>
          <w:tcPr/>
          <w:p>
            <w:r>
              <w:t xml:space="preserve">B3</w:t>
            </w:r>
          </w:p>
        </w:tc>
        <w:tc>
          <w:tcPr/>
          <w:tbl>
            <w:tblPr/>
            <w:tblGrid>
              <w:gridCol/>
              <w:gridCol/>
            </w:tblGrid>
            <w:tr>
              <w:tc>
                <w:tcPr/>
                <w:p>
                  <w:r>
                    <w:t xml:space="preserve">INNEN-A</w:t>
                  </w:r>
                </w:p>
              </w:tc>
              <w:tc>
                <w:tcPr/>
                <w:p>
                  <w:r>
                    <w:t xml:space="preserve">INNEN-B</w:t>
                  </w:r>
                </w:p>
              </w:tc>
            </w:tr>
          </w:tbl>
          <w:p/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B4</w:t>
            </w:r>
          </w:p>
        </w:tc>
        <w:tc>
          <w:tcPr/>
          <w:p>
            <w:r>
              <w:t xml:space="preserve">C4 | mit Pipe</w:t>
            </w:r>
          </w:p>
        </w:tc>
      </w:tr>
    </w:tbl>
    <w:p>
      <w:r>
        <w:t xml:space="preserve">Ende.</w:t>
      </w:r>
    </w:p>
    <w:sectPr>
      <w:headerReference w:type="default" r:id="rH"/>
      <w:footerReference w:type="default" r:id="rF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comment w:id="0" w:author="Pruefer" w:date="2026-01-01T00:00:00Z">
    <w:p>
      <w:r>
        <w:t xml:space="preserve">KOMMENTARTEXT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FUSSZEILENTEXT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footnote w:type="separator" w:id="-1">
    <w:p/>
  </w:footnote>
  <w:footnote w:type="continuationSeparator" w:id="0">
    <w:p/>
  </w:footnote>
  <w:footnote w:id="1">
    <w:p>
      <w:r>
        <w:t xml:space="preserve">FUSSNOTENTEXT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KOPFZEILENTEXT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Png" Type="http://schemas.openxmlformats.org/officeDocument/2006/relationships/image" Target="media/a.png"/><Relationship Id="rJpg" Type="http://schemas.openxmlformats.org/officeDocument/2006/relationships/image" Target="media/b.jpeg"/><Relationship Id="rExt" Type="http://schemas.openxmlformats.org/officeDocument/2006/relationships/image" Target="http://example.invalid/x.png" TargetMode="External"/><Relationship Id="rJs" Type="http://schemas.openxmlformats.org/officeDocument/2006/relationships/hyperlink" Target="javascript:alert(1)" TargetMode="External"/><Relationship Id="rData" Type="http://schemas.openxmlformats.org/officeDocument/2006/relationships/hyperlink" Target="data:text/html,evil" TargetMode="External"/><Relationship Id="rHttp" Type="http://schemas.openxmlformats.org/officeDocument/2006/relationships/hyperlink" Target="http://evil.invalid/track?a=1" TargetMode="External"/><Relationship Id="rH" Type="http://schemas.openxmlformats.org/officeDocument/2006/relationships/header" Target="header1.xml"/><Relationship Id="rF" Type="http://schemas.openxmlformats.org/officeDocument/2006/relationships/footer" Target="footer1.xml"/><Relationship Id="rFn" Type="http://schemas.openxmlformats.org/officeDocument/2006/relationships/footnotes" Target="footnotes.xml"/><Relationship Id="rCm" Type="http://schemas.openxmlformats.org/officeDocument/2006/relationships/comments" Target="comments.xml"/><Relationship Id="rNum" Type="http://schemas.openxmlformats.org/officeDocument/2006/relationships/numbering" Target="numbering.xml"/></Relationships>
</file>